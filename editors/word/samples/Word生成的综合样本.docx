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5982FA" w14:textId="77777777" w:rsidR="0044569F" w:rsidRDefault="00FA224C" w:rsidP="00FA224C">
      <w:pPr>
        <w:pStyle w:val="1"/>
      </w:pPr>
      <w:r>
        <w:t>第一章 采购管理办法</w:t>
      </w:r>
    </w:p>
    <w:p w14:paraId="5D028843" w14:textId="77777777" w:rsidR="00FA224C" w:rsidRDefault="00FA224C" w:rsidP="00FA224C">
      <w:r>
        <w:t>为规范办公用品采购，提高保障效率，制定本办法。</w:t>
      </w:r>
    </w:p>
    <w:bookmarkStart w:id="0" w:name="采购入口"/>
    <w:p w14:paraId="45324B34" w14:textId="77777777" w:rsidR="00FA224C" w:rsidRDefault="00FA224C" w:rsidP="00FA224C">
      <w:r>
        <w:fldChar w:fldCharType="begin"/>
      </w:r>
      <w:r>
        <w:instrText xml:space="preserve"> HYPERLINK "https://example.com/purchase" </w:instrText>
      </w:r>
      <w:r>
        <w:fldChar w:fldCharType="separate"/>
      </w:r>
      <w:r w:rsidRPr="00FA224C">
        <w:rPr>
          <w:rStyle w:val="a3"/>
        </w:rPr>
        <w:t>采购系统入口</w:t>
      </w:r>
      <w:bookmarkEnd w:id="0"/>
      <w:r>
        <w:fldChar w:fldCharType="end"/>
      </w:r>
      <w:r>
        <w:t>（脚注说明）</w:t>
      </w:r>
      <w:r>
        <w:rPr>
          <w:rStyle w:val="a6"/>
        </w:rPr>
        <w:footnoteReference w:id="1"/>
      </w:r>
    </w:p>
    <w:p w14:paraId="357BF411" w14:textId="77777777" w:rsidR="00FA224C" w:rsidRDefault="00FA224C" w:rsidP="00FA224C">
      <w:pPr>
        <w:pStyle w:val="2"/>
      </w:pPr>
      <w:r>
        <w:t>1.1 报价计算</w:t>
      </w:r>
    </w:p>
    <w:p w14:paraId="6F4EF269" w14:textId="77777777" w:rsidR="00FA224C" w:rsidRDefault="00FA224C" w:rsidP="00FA224C">
      <w:r>
        <w:t>总价按下式计算：</w:t>
      </w:r>
    </w:p>
    <w:p w14:paraId="42B695DD" w14:textId="77777777" w:rsidR="00FA224C" w:rsidRPr="00FA224C" w:rsidRDefault="00FA224C" w:rsidP="00FA224C">
      <m:oMathPara>
        <m:oMath>
          <m:r>
            <w:rPr>
              <w:rFonts w:ascii="Cambria Math" w:hAnsi="Cambria Math" w:hint="eastAsia"/>
            </w:rPr>
            <m:t>总价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单价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数量</m:t>
          </m:r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税率</m:t>
              </m:r>
            </m:e>
          </m:d>
        </m:oMath>
      </m:oMathPara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FA224C" w:rsidRPr="00FA224C" w14:paraId="3518E720" w14:textId="77777777" w:rsidTr="00FA224C">
        <w:tc>
          <w:tcPr>
            <w:tcW w:w="2768" w:type="dxa"/>
            <w:shd w:val="clear" w:color="auto" w:fill="D9D9D9"/>
          </w:tcPr>
          <w:p w14:paraId="71A01287" w14:textId="77777777" w:rsidR="00FA224C" w:rsidRPr="00FA224C" w:rsidRDefault="00FA224C" w:rsidP="00FA224C">
            <w:pPr>
              <w:rPr>
                <w:b/>
              </w:rPr>
            </w:pPr>
            <w:r w:rsidRPr="00FA224C">
              <w:rPr>
                <w:rFonts w:hint="eastAsia"/>
                <w:b/>
              </w:rPr>
              <w:t>名称</w:t>
            </w:r>
          </w:p>
        </w:tc>
        <w:tc>
          <w:tcPr>
            <w:tcW w:w="2769" w:type="dxa"/>
            <w:shd w:val="clear" w:color="auto" w:fill="D9D9D9"/>
          </w:tcPr>
          <w:p w14:paraId="24F3BDAE" w14:textId="77777777" w:rsidR="00FA224C" w:rsidRPr="00FA224C" w:rsidRDefault="00FA224C" w:rsidP="00FA224C">
            <w:pPr>
              <w:rPr>
                <w:b/>
              </w:rPr>
            </w:pPr>
            <w:r w:rsidRPr="00FA224C">
              <w:rPr>
                <w:rFonts w:hint="eastAsia"/>
                <w:b/>
              </w:rPr>
              <w:t>数量</w:t>
            </w:r>
          </w:p>
        </w:tc>
        <w:tc>
          <w:tcPr>
            <w:tcW w:w="2769" w:type="dxa"/>
            <w:shd w:val="clear" w:color="auto" w:fill="D9D9D9"/>
          </w:tcPr>
          <w:p w14:paraId="35C080C5" w14:textId="77777777" w:rsidR="00FA224C" w:rsidRPr="00FA224C" w:rsidRDefault="00FA224C" w:rsidP="00FA224C">
            <w:pPr>
              <w:rPr>
                <w:b/>
              </w:rPr>
            </w:pPr>
            <w:r w:rsidRPr="00FA224C">
              <w:rPr>
                <w:rFonts w:hint="eastAsia"/>
                <w:b/>
              </w:rPr>
              <w:t>单价</w:t>
            </w:r>
          </w:p>
        </w:tc>
      </w:tr>
      <w:tr w:rsidR="00FA224C" w14:paraId="073C31B0" w14:textId="77777777" w:rsidTr="00FA224C">
        <w:tc>
          <w:tcPr>
            <w:tcW w:w="2768" w:type="dxa"/>
          </w:tcPr>
          <w:p w14:paraId="17677D23" w14:textId="77777777" w:rsidR="00FA224C" w:rsidRDefault="00FA224C" w:rsidP="00FA224C">
            <w:r>
              <w:rPr>
                <w:rFonts w:hint="eastAsia"/>
              </w:rPr>
              <w:t>钢板</w:t>
            </w:r>
          </w:p>
        </w:tc>
        <w:tc>
          <w:tcPr>
            <w:tcW w:w="2769" w:type="dxa"/>
          </w:tcPr>
          <w:p w14:paraId="78385844" w14:textId="77777777" w:rsidR="00FA224C" w:rsidRDefault="00FA224C" w:rsidP="00FA224C">
            <w:r>
              <w:t>10</w:t>
            </w:r>
          </w:p>
        </w:tc>
        <w:tc>
          <w:tcPr>
            <w:tcW w:w="2769" w:type="dxa"/>
          </w:tcPr>
          <w:p w14:paraId="249F1D85" w14:textId="77777777" w:rsidR="00FA224C" w:rsidRDefault="00FA224C" w:rsidP="00FA224C">
            <w:r>
              <w:t>5200</w:t>
            </w:r>
          </w:p>
        </w:tc>
      </w:tr>
      <w:tr w:rsidR="00FA224C" w14:paraId="66585160" w14:textId="77777777" w:rsidTr="00FA224C">
        <w:tc>
          <w:tcPr>
            <w:tcW w:w="2768" w:type="dxa"/>
          </w:tcPr>
          <w:p w14:paraId="2B4AF386" w14:textId="77777777" w:rsidR="00FA224C" w:rsidRDefault="00FA224C" w:rsidP="00FA224C">
            <w:r>
              <w:rPr>
                <w:rFonts w:hint="eastAsia"/>
              </w:rPr>
              <w:t>螺栓</w:t>
            </w:r>
          </w:p>
        </w:tc>
        <w:tc>
          <w:tcPr>
            <w:tcW w:w="2769" w:type="dxa"/>
          </w:tcPr>
          <w:p w14:paraId="756D1333" w14:textId="77777777" w:rsidR="00FA224C" w:rsidRDefault="00FA224C" w:rsidP="00FA224C">
            <w:r>
              <w:t>200</w:t>
            </w:r>
          </w:p>
        </w:tc>
        <w:tc>
          <w:tcPr>
            <w:tcW w:w="2769" w:type="dxa"/>
          </w:tcPr>
          <w:p w14:paraId="74867C37" w14:textId="77777777" w:rsidR="00FA224C" w:rsidRDefault="00FA224C" w:rsidP="00FA224C">
            <w:r>
              <w:t>1.5</w:t>
            </w:r>
          </w:p>
        </w:tc>
      </w:tr>
    </w:tbl>
    <w:p w14:paraId="6536B267" w14:textId="77777777" w:rsidR="00FA224C" w:rsidRDefault="00FA224C" w:rsidP="00FA224C"/>
    <w:p w14:paraId="7E671426" w14:textId="77777777" w:rsidR="00FA224C" w:rsidRDefault="00FA224C" w:rsidP="00FA224C">
      <w:commentRangeStart w:id="1"/>
      <w:r>
        <w:t>请各部门于月底前报送需求。</w:t>
      </w:r>
      <w:commentRangeEnd w:id="1"/>
      <w:r>
        <w:rPr>
          <w:rStyle w:val="a8"/>
        </w:rPr>
        <w:commentReference w:id="1"/>
      </w:r>
    </w:p>
    <w:p w14:paraId="537CE3E0" w14:textId="77777777" w:rsidR="00FA224C" w:rsidRDefault="00FA224C" w:rsidP="00FA224C">
      <w:ins w:id="2" w:author="Microsoft" w:date="2026-10-02T01:34:00Z">
        <w:r>
          <w:t>（本句为修订插入）</w:t>
        </w:r>
      </w:ins>
    </w:p>
    <w:p w14:paraId="793EDBC4" w14:textId="77777777" w:rsidR="00FA224C" w:rsidRDefault="00FA224C" w:rsidP="00FA224C">
      <w:pPr>
        <w:sectPr w:rsidR="00FA22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81F4C5" w14:textId="77777777" w:rsidR="00FA224C" w:rsidRDefault="00FA224C" w:rsidP="00FA224C">
      <w:r>
        <w:lastRenderedPageBreak/>
        <w:t>双栏第 1 段：办公用品采购应遵循公开、公平、公正和诚实信用的原则，保证物资质量，降低采购成本。</w:t>
      </w:r>
    </w:p>
    <w:p w14:paraId="43983276" w14:textId="77777777" w:rsidR="00FA224C" w:rsidRDefault="00FA224C" w:rsidP="00FA224C">
      <w:r>
        <w:t>双栏第 2 段：办公用品采购应遵循公开、公平、公正和诚实信用的原则，保证物资质量，降低采购成本。</w:t>
      </w:r>
    </w:p>
    <w:p w14:paraId="40D4AD50" w14:textId="77777777" w:rsidR="00FA224C" w:rsidRDefault="00FA224C" w:rsidP="00FA224C">
      <w:r>
        <w:t>双栏第 3 段：办公用品采购应遵循公开、公平、公正和诚实信用的原则，保证物资质量，降低采购成本。</w:t>
      </w:r>
    </w:p>
    <w:p w14:paraId="3A09A4BD" w14:textId="77777777" w:rsidR="00FA224C" w:rsidRDefault="00FA224C" w:rsidP="00FA224C">
      <w:r>
        <w:t>双栏第 4 段：办公用品采购应遵循公开、公平、公正和诚实信用的原则，保证物资质量，降低采购成本。</w:t>
      </w:r>
    </w:p>
    <w:p w14:paraId="1F01B5DD" w14:textId="77777777" w:rsidR="00FA224C" w:rsidRDefault="00FA224C" w:rsidP="00FA224C">
      <w:r>
        <w:t>双栏第 5 段：办公用品采购应遵循公开、公平、公正和诚实信用的原则，保证物资质量，降低采购成本。</w:t>
      </w:r>
    </w:p>
    <w:p w14:paraId="1FAA928A" w14:textId="77777777" w:rsidR="00FA224C" w:rsidRDefault="00FA224C" w:rsidP="00FA224C">
      <w:r>
        <w:t>双栏第 6 段：办公用品采购应遵循公开、公平、公正和诚实信用的原则，保证物资质量，降低采购成本。</w:t>
      </w:r>
    </w:p>
    <w:p w14:paraId="6DC474E6" w14:textId="77777777" w:rsidR="00FA224C" w:rsidRDefault="00FA224C" w:rsidP="00FA224C">
      <w:r>
        <w:t>双栏第 7 段：办公用品采购应遵循公开、公平、公正和诚实信用的原则，保证物资质量，降低采购成本。</w:t>
      </w:r>
    </w:p>
    <w:p w14:paraId="24C5814F" w14:textId="77777777" w:rsidR="00FA224C" w:rsidRDefault="00FA224C" w:rsidP="00FA224C">
      <w:r>
        <w:t>双栏第 8 段：办公用品采购应遵循公开、公平、公正和诚实信用的原则，保证物资质量，降低采购成本。</w:t>
      </w:r>
    </w:p>
    <w:p w14:paraId="47FE80F3" w14:textId="77777777" w:rsidR="00FA224C" w:rsidRDefault="00FA224C" w:rsidP="00FA224C">
      <w:r>
        <w:t>双栏第 9 段：办公用品采购应遵循公开、公平、公正和诚实信用的原则，保证物资质量，降低采购成本。</w:t>
      </w:r>
    </w:p>
    <w:p w14:paraId="09A5CE89" w14:textId="77777777" w:rsidR="00FA224C" w:rsidRDefault="00FA224C" w:rsidP="00FA224C">
      <w:r>
        <w:t>双栏第 10 段：办公用品采购应遵循公开、公平、公正和诚实信用的原则，保证物资质量，降低采购成本。</w:t>
      </w:r>
    </w:p>
    <w:p w14:paraId="38F11298" w14:textId="77777777" w:rsidR="00FA224C" w:rsidRDefault="00FA224C" w:rsidP="00FA224C">
      <w:r>
        <w:t>双栏第 11 段：办公用品采购应遵循公开、公平、公正和诚实信用的原则，保证物资质量，降低采购成本。</w:t>
      </w:r>
    </w:p>
    <w:p w14:paraId="13632D3C" w14:textId="77777777" w:rsidR="00FA224C" w:rsidRDefault="00FA224C" w:rsidP="00FA224C">
      <w:r>
        <w:t>双栏第 12 段：办公用品采购应遵循公开、公平、公正和诚实信用的原则，保证物资质量，降低采购成本。</w:t>
      </w:r>
    </w:p>
    <w:p w14:paraId="5ECB0C5E" w14:textId="77777777" w:rsidR="00FA224C" w:rsidRPr="00FA224C" w:rsidRDefault="00FA224C" w:rsidP="00FA224C">
      <w:bookmarkStart w:id="3" w:name="_GoBack"/>
      <w:bookmarkEnd w:id="3"/>
    </w:p>
    <w:sectPr w:rsidR="00FA224C" w:rsidRPr="00FA224C" w:rsidSect="00FA224C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icrosoft" w:date="2026-10-02T01:34:00Z" w:initials="M">
    <w:p w14:paraId="718738E2" w14:textId="77777777" w:rsidR="00FA224C" w:rsidRDefault="00FA224C">
      <w:pPr>
        <w:pStyle w:val="a9"/>
      </w:pPr>
      <w:r>
        <w:fldChar w:fldCharType="begin"/>
      </w:r>
      <w:r>
        <w:rPr>
          <w:rStyle w:val="a8"/>
        </w:rPr>
        <w:instrText xml:space="preserve"> </w:instrText>
      </w:r>
      <w:r>
        <w:instrText>PAGE \# "'页: '#'</w:instrText>
      </w:r>
      <w:r>
        <w:br/>
        <w:instrText>'"</w:instrText>
      </w:r>
      <w:r>
        <w:rPr>
          <w:rStyle w:val="a8"/>
        </w:rPr>
        <w:instrText xml:space="preserve"> </w:instrText>
      </w:r>
      <w:r>
        <w:fldChar w:fldCharType="end"/>
      </w:r>
      <w:r>
        <w:rPr>
          <w:rStyle w:val="a8"/>
        </w:rPr>
        <w:annotationRef/>
      </w:r>
      <w:r>
        <w:t>请确认截止日期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8738E2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833A1" w14:textId="77777777" w:rsidR="00FA224C" w:rsidRDefault="00FA224C" w:rsidP="00FA224C">
      <w:r>
        <w:separator/>
      </w:r>
    </w:p>
  </w:endnote>
  <w:endnote w:type="continuationSeparator" w:id="0">
    <w:p w14:paraId="6CEE1667" w14:textId="77777777" w:rsidR="00FA224C" w:rsidRDefault="00FA224C" w:rsidP="00FA2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558F4" w14:textId="77777777" w:rsidR="00FA224C" w:rsidRDefault="00FA224C" w:rsidP="004A61D6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end"/>
    </w:r>
  </w:p>
  <w:p w14:paraId="39C28420" w14:textId="77777777" w:rsidR="00FA224C" w:rsidRDefault="00FA224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D675A" w14:textId="77777777" w:rsidR="00FA224C" w:rsidRDefault="00FA224C" w:rsidP="004A61D6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0C22EB33" w14:textId="77777777" w:rsidR="00FA224C" w:rsidRDefault="00FA224C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27FE9" w14:textId="77777777" w:rsidR="00FA224C" w:rsidRDefault="00FA224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7C0CE" w14:textId="77777777" w:rsidR="00FA224C" w:rsidRDefault="00FA224C" w:rsidP="00FA224C">
      <w:r>
        <w:separator/>
      </w:r>
    </w:p>
  </w:footnote>
  <w:footnote w:type="continuationSeparator" w:id="0">
    <w:p w14:paraId="410D5DC3" w14:textId="77777777" w:rsidR="00FA224C" w:rsidRDefault="00FA224C" w:rsidP="00FA224C">
      <w:r>
        <w:continuationSeparator/>
      </w:r>
    </w:p>
  </w:footnote>
  <w:footnote w:id="1">
    <w:p w14:paraId="4923A60B" w14:textId="77777777" w:rsidR="00FA224C" w:rsidRDefault="00FA224C">
      <w:pPr>
        <w:pStyle w:val="a4"/>
        <w:rPr>
          <w:rFonts w:hint="eastAsia"/>
        </w:rPr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本办法自发布之日起施行。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5A2FA" w14:textId="77777777" w:rsidR="00FA224C" w:rsidRDefault="00FA224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6CA86A" w14:textId="77777777" w:rsidR="00FA224C" w:rsidRDefault="00FA224C">
    <w:pPr>
      <w:pStyle w:val="af"/>
    </w:pPr>
    <w:r>
      <w:t>xiOffice · 回归样本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88186" w14:textId="77777777" w:rsidR="00FA224C" w:rsidRDefault="00FA224C">
    <w:pPr>
      <w:pStyle w:val="af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crosoft">
    <w15:presenceInfo w15:providerId="None" w15:userId="Microsof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4C"/>
    <w:rsid w:val="0044569F"/>
    <w:rsid w:val="00FA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53C6E"/>
  <w15:chartTrackingRefBased/>
  <w15:docId w15:val="{543D83E7-3D14-4969-B459-DF3FF8CE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22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22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24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FA224C"/>
    <w:rPr>
      <w:color w:val="0563C1" w:themeColor="hyperlink"/>
      <w:u w:val="single"/>
    </w:rPr>
  </w:style>
  <w:style w:type="paragraph" w:styleId="a4">
    <w:name w:val="footnote text"/>
    <w:basedOn w:val="a"/>
    <w:link w:val="a5"/>
    <w:uiPriority w:val="99"/>
    <w:semiHidden/>
    <w:unhideWhenUsed/>
    <w:rsid w:val="00FA224C"/>
    <w:pPr>
      <w:snapToGrid w:val="0"/>
      <w:jc w:val="left"/>
    </w:pPr>
    <w:rPr>
      <w:sz w:val="18"/>
      <w:szCs w:val="18"/>
    </w:rPr>
  </w:style>
  <w:style w:type="character" w:customStyle="1" w:styleId="a5">
    <w:name w:val="脚注文本 字符"/>
    <w:basedOn w:val="a0"/>
    <w:link w:val="a4"/>
    <w:uiPriority w:val="99"/>
    <w:semiHidden/>
    <w:rsid w:val="00FA224C"/>
    <w:rPr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FA224C"/>
    <w:rPr>
      <w:vertAlign w:val="superscript"/>
    </w:rPr>
  </w:style>
  <w:style w:type="character" w:customStyle="1" w:styleId="20">
    <w:name w:val="标题 2 字符"/>
    <w:basedOn w:val="a0"/>
    <w:link w:val="2"/>
    <w:uiPriority w:val="9"/>
    <w:rsid w:val="00FA224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FA22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FA224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FA224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FA224C"/>
  </w:style>
  <w:style w:type="paragraph" w:styleId="ab">
    <w:name w:val="annotation subject"/>
    <w:basedOn w:val="a9"/>
    <w:next w:val="a9"/>
    <w:link w:val="ac"/>
    <w:uiPriority w:val="99"/>
    <w:semiHidden/>
    <w:unhideWhenUsed/>
    <w:rsid w:val="00FA224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A224C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FA224C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A224C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FA22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A224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A22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A224C"/>
    <w:rPr>
      <w:sz w:val="18"/>
      <w:szCs w:val="18"/>
    </w:rPr>
  </w:style>
  <w:style w:type="character" w:styleId="af3">
    <w:name w:val="page number"/>
    <w:basedOn w:val="a0"/>
    <w:uiPriority w:val="99"/>
    <w:semiHidden/>
    <w:unhideWhenUsed/>
    <w:rsid w:val="00FA2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>Microsoft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2026-10-01T17:34:00Z</dcterms:created>
  <dcterms:modified xsi:type="dcterms:W3CDTF">2026-10-01T17:34:00Z</dcterms:modified>
</cp:coreProperties>
</file>